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43BA" w14:textId="77777777" w:rsidR="00022B72" w:rsidRPr="00022B72" w:rsidRDefault="00022B72" w:rsidP="00022B72">
      <w:pPr>
        <w:rPr>
          <w:b/>
          <w:bCs/>
        </w:rPr>
      </w:pPr>
      <w:r w:rsidRPr="00022B72">
        <w:rPr>
          <w:b/>
          <w:bCs/>
        </w:rPr>
        <w:t>RICHARD KAYAN DE SOUZA</w:t>
      </w:r>
    </w:p>
    <w:p w14:paraId="6E2731E6" w14:textId="77777777" w:rsidR="00022B72" w:rsidRPr="00022B72" w:rsidRDefault="00022B72" w:rsidP="00022B72">
      <w:r w:rsidRPr="00022B72">
        <w:t xml:space="preserve">São Paulo/SP (Zona Sul) | rick.kayan@gmail.com | 20/01/2004 | Brasileiro </w:t>
      </w:r>
      <w:r w:rsidRPr="00022B72">
        <w:rPr>
          <w:b/>
          <w:bCs/>
        </w:rPr>
        <w:t>Portfólio:</w:t>
      </w:r>
      <w:r w:rsidRPr="00022B72">
        <w:t xml:space="preserve"> melodious-sprite-aeec6d.netlify.app</w:t>
      </w:r>
    </w:p>
    <w:p w14:paraId="70B24428" w14:textId="77777777" w:rsidR="00022B72" w:rsidRPr="00022B72" w:rsidRDefault="0080390A" w:rsidP="00022B72">
      <w:r>
        <w:pict w14:anchorId="334B9447">
          <v:rect id="_x0000_i1025" style="width:0;height:1.5pt" o:hralign="center" o:hrstd="t" o:hr="t" fillcolor="#a0a0a0" stroked="f"/>
        </w:pict>
      </w:r>
    </w:p>
    <w:p w14:paraId="01ED9943" w14:textId="77777777" w:rsidR="00022B72" w:rsidRPr="00022B72" w:rsidRDefault="00022B72" w:rsidP="00022B72">
      <w:r w:rsidRPr="00022B72">
        <w:rPr>
          <w:b/>
          <w:bCs/>
        </w:rPr>
        <w:t>OBJETIVO</w:t>
      </w:r>
      <w:r w:rsidRPr="00022B72">
        <w:t xml:space="preserve"> Estágio na área de Tecnologia / Desenvolvimento.</w:t>
      </w:r>
    </w:p>
    <w:p w14:paraId="144D53A9" w14:textId="77777777" w:rsidR="00022B72" w:rsidRDefault="00022B72" w:rsidP="00022B72">
      <w:r w:rsidRPr="00022B72">
        <w:rPr>
          <w:b/>
          <w:bCs/>
        </w:rPr>
        <w:t>RESUMO DE HABILIDADES</w:t>
      </w:r>
    </w:p>
    <w:p w14:paraId="672CEB87" w14:textId="7678D341" w:rsidR="00022B72" w:rsidRPr="00022B72" w:rsidRDefault="00022B72" w:rsidP="00022B72">
      <w:r w:rsidRPr="00022B72">
        <w:rPr>
          <w:b/>
          <w:bCs/>
        </w:rPr>
        <w:t>Linguagens e Back-end:</w:t>
      </w:r>
      <w:r w:rsidRPr="00022B72">
        <w:t xml:space="preserve"> Kotlin, Java, Spring Boot.</w:t>
      </w:r>
    </w:p>
    <w:p w14:paraId="4154953A" w14:textId="77777777" w:rsidR="00022B72" w:rsidRPr="00022B72" w:rsidRDefault="00022B72" w:rsidP="00022B72">
      <w:r w:rsidRPr="00022B72">
        <w:rPr>
          <w:b/>
          <w:bCs/>
        </w:rPr>
        <w:t>Desenvolvimento Mobile:</w:t>
      </w:r>
      <w:r w:rsidRPr="00022B72">
        <w:t xml:space="preserve"> Android Studio, Jetpack Compose, consumo de APIs REST.</w:t>
      </w:r>
    </w:p>
    <w:p w14:paraId="64ED9D39" w14:textId="77777777" w:rsidR="00022B72" w:rsidRPr="00022B72" w:rsidRDefault="00022B72" w:rsidP="00022B72">
      <w:r w:rsidRPr="00022B72">
        <w:rPr>
          <w:b/>
          <w:bCs/>
        </w:rPr>
        <w:t>Banco de Dados:</w:t>
      </w:r>
      <w:r w:rsidRPr="00022B72">
        <w:t xml:space="preserve"> MySQL, MongoDB, NoSQL.</w:t>
      </w:r>
    </w:p>
    <w:p w14:paraId="0AB574AB" w14:textId="77777777" w:rsidR="00022B72" w:rsidRPr="00022B72" w:rsidRDefault="00022B72" w:rsidP="00022B72">
      <w:r w:rsidRPr="00022B72">
        <w:rPr>
          <w:b/>
          <w:bCs/>
        </w:rPr>
        <w:t>Ferramentas e Metodologias:</w:t>
      </w:r>
      <w:r w:rsidRPr="00022B72">
        <w:t xml:space="preserve"> Git/GitHub, Figma, Postman, Scrum, Kanban.</w:t>
      </w:r>
    </w:p>
    <w:p w14:paraId="6E49793E" w14:textId="77777777" w:rsidR="00022B72" w:rsidRPr="00022B72" w:rsidRDefault="00022B72" w:rsidP="00022B72">
      <w:r w:rsidRPr="00022B72">
        <w:rPr>
          <w:b/>
          <w:bCs/>
        </w:rPr>
        <w:t>Soft Skills:</w:t>
      </w:r>
      <w:r w:rsidRPr="00022B72">
        <w:t xml:space="preserve"> Comunicação efetiva, raciocínio lógico, capacidade analítica, proatividade, trabalho em equipe e gestão de tempo.</w:t>
      </w:r>
    </w:p>
    <w:p w14:paraId="13BD3769" w14:textId="77777777" w:rsidR="00022B72" w:rsidRPr="00022B72" w:rsidRDefault="00022B72" w:rsidP="00022B72">
      <w:r w:rsidRPr="00022B72">
        <w:rPr>
          <w:b/>
          <w:bCs/>
        </w:rPr>
        <w:t>Idiomas:</w:t>
      </w:r>
      <w:r w:rsidRPr="00022B72">
        <w:t xml:space="preserve"> Português (Nativo).</w:t>
      </w:r>
    </w:p>
    <w:p w14:paraId="5D038299" w14:textId="77777777" w:rsidR="00022B72" w:rsidRPr="00022B72" w:rsidRDefault="00022B72" w:rsidP="00022B72">
      <w:r w:rsidRPr="00022B72">
        <w:rPr>
          <w:b/>
          <w:bCs/>
        </w:rPr>
        <w:t>FORMAÇÃO ACADÊMICA E CURSOS</w:t>
      </w:r>
    </w:p>
    <w:p w14:paraId="6AB5FE0C" w14:textId="77777777" w:rsidR="00022B72" w:rsidRPr="00022B72" w:rsidRDefault="00022B72" w:rsidP="00022B72">
      <w:r w:rsidRPr="00022B72">
        <w:rPr>
          <w:b/>
          <w:bCs/>
        </w:rPr>
        <w:t>Graduação em Ciência da Computação</w:t>
      </w:r>
      <w:r w:rsidRPr="00022B72">
        <w:t xml:space="preserve"> | Fasul </w:t>
      </w:r>
      <w:r w:rsidRPr="00022B72">
        <w:rPr>
          <w:i/>
          <w:iCs/>
        </w:rPr>
        <w:t>Fev/2025 – Previsão de término: Jul/2028 (3º Semestre)</w:t>
      </w:r>
    </w:p>
    <w:p w14:paraId="62E003B9" w14:textId="77777777" w:rsidR="00022B72" w:rsidRPr="00022B72" w:rsidRDefault="00022B72" w:rsidP="00022B72">
      <w:r w:rsidRPr="00022B72">
        <w:rPr>
          <w:b/>
          <w:bCs/>
        </w:rPr>
        <w:t>Proaprofissão em Programação e Desenvolvimento de Sistemas (Mobile)</w:t>
      </w:r>
      <w:r w:rsidRPr="00022B72">
        <w:t xml:space="preserve"> | Instituto PROA </w:t>
      </w:r>
      <w:r w:rsidRPr="00022B72">
        <w:rPr>
          <w:i/>
          <w:iCs/>
        </w:rPr>
        <w:t>Fev/2026 – Jul/2026 | Certificação técnica pelo Senac (Carga horária: 440h)</w:t>
      </w:r>
    </w:p>
    <w:p w14:paraId="46FBC997" w14:textId="77777777" w:rsidR="00022B72" w:rsidRPr="00022B72" w:rsidRDefault="00022B72" w:rsidP="00022B72">
      <w:r w:rsidRPr="00022B72">
        <w:rPr>
          <w:b/>
          <w:bCs/>
        </w:rPr>
        <w:t>EXPERIÊNCIA PROFISSIONAL</w:t>
      </w:r>
      <w:r w:rsidRPr="00022B72">
        <w:t xml:space="preserve"> </w:t>
      </w:r>
      <w:r w:rsidRPr="00022B72">
        <w:rPr>
          <w:b/>
          <w:bCs/>
        </w:rPr>
        <w:t>Alvarez &amp; Marsal</w:t>
      </w:r>
      <w:r w:rsidRPr="00022B72">
        <w:t xml:space="preserve"> | </w:t>
      </w:r>
      <w:r w:rsidRPr="00022B72">
        <w:rPr>
          <w:i/>
          <w:iCs/>
        </w:rPr>
        <w:t>Jovem Aprendiz</w:t>
      </w:r>
    </w:p>
    <w:p w14:paraId="44718996" w14:textId="77777777" w:rsidR="00022B72" w:rsidRPr="00022B72" w:rsidRDefault="00022B72" w:rsidP="00022B72">
      <w:r w:rsidRPr="00022B72">
        <w:t>Contribuição ativa na identificação e avaliação de oportunidades de investimento.</w:t>
      </w:r>
    </w:p>
    <w:p w14:paraId="52B81044" w14:textId="77777777" w:rsidR="00022B72" w:rsidRPr="00022B72" w:rsidRDefault="00022B72" w:rsidP="00022B72">
      <w:r w:rsidRPr="00022B72">
        <w:t>Apoio e mentoria indireta a startups, auxiliando no reconhecimento de habilidades de mercado e no planejamento de oportunidades de crescimento.</w:t>
      </w:r>
    </w:p>
    <w:p w14:paraId="6A1BEE68" w14:textId="77777777" w:rsidR="00F90321" w:rsidRDefault="00022B72" w:rsidP="00022B72">
      <w:r w:rsidRPr="00022B72">
        <w:rPr>
          <w:b/>
          <w:bCs/>
        </w:rPr>
        <w:t>PROJETOS DE DESTAQUE</w:t>
      </w:r>
      <w:r w:rsidRPr="00022B72">
        <w:t xml:space="preserve"> </w:t>
      </w:r>
      <w:r w:rsidRPr="00022B72">
        <w:rPr>
          <w:b/>
          <w:bCs/>
        </w:rPr>
        <w:t>Virtual Dream (DemoDay 2026)</w:t>
      </w:r>
      <w:ins w:id="0" w:author="RICHARD KAYAN DE SOUZA" w:date="2026-05-11T17:48:00Z" w16du:dateUtc="2026-05-11T20:48:00Z">
        <w:r w:rsidR="00EE1480">
          <w:t xml:space="preserve"> </w:t>
        </w:r>
      </w:ins>
    </w:p>
    <w:p w14:paraId="233724D8" w14:textId="77777777" w:rsidR="00022B72" w:rsidRPr="00022B72" w:rsidRDefault="00022B72" w:rsidP="00022B72">
      <w:pPr>
        <w:rPr>
          <w:del w:id="1" w:author="RICHARD KAYAN DE SOUZA" w:date="2026-05-11T17:48:00Z" w16du:dateUtc="2026-05-11T20:48:00Z"/>
        </w:rPr>
      </w:pPr>
      <w:r w:rsidRPr="00022B72">
        <w:rPr>
          <w:b/>
          <w:bCs/>
        </w:rPr>
        <w:t>Descrição</w:t>
      </w:r>
      <w:r w:rsidR="00EE1480">
        <w:rPr>
          <w:rPrChange w:id="2" w:author="RICHARD KAYAN DE SOUZA" w:date="2026-05-11T17:48:00Z" w16du:dateUtc="2026-05-11T20:48:00Z">
            <w:rPr>
              <w:b/>
            </w:rPr>
          </w:rPrChange>
        </w:rPr>
        <w:t>:</w:t>
      </w:r>
      <w:r w:rsidR="00F90321">
        <w:t xml:space="preserve"> </w:t>
      </w:r>
      <w:r w:rsidR="00EE1480" w:rsidRPr="00F90321">
        <w:t>Aplicativo mobile focado no registro e análise de sonhos</w:t>
      </w:r>
      <w:del w:id="3" w:author="RICHARD KAYAN DE SOUZA" w:date="2026-05-11T17:48:00Z" w16du:dateUtc="2026-05-11T20:48:00Z">
        <w:r w:rsidRPr="00022B72">
          <w:delText>.</w:delText>
        </w:r>
      </w:del>
    </w:p>
    <w:p w14:paraId="158D39BA" w14:textId="77777777" w:rsidR="00022B72" w:rsidRPr="00022B72" w:rsidRDefault="00022B72" w:rsidP="00022B72">
      <w:pPr>
        <w:rPr>
          <w:del w:id="4" w:author="RICHARD KAYAN DE SOUZA" w:date="2026-05-11T17:48:00Z" w16du:dateUtc="2026-05-11T20:48:00Z"/>
        </w:rPr>
      </w:pPr>
      <w:del w:id="5" w:author="RICHARD KAYAN DE SOUZA" w:date="2026-05-11T17:48:00Z" w16du:dateUtc="2026-05-11T20:48:00Z">
        <w:r w:rsidRPr="00022B72">
          <w:rPr>
            <w:b/>
            <w:bCs/>
          </w:rPr>
          <w:delText>Atuação/Tecnologias:</w:delText>
        </w:r>
        <w:r w:rsidRPr="00022B72">
          <w:delText xml:space="preserve"> Integração de</w:delText>
        </w:r>
      </w:del>
      <w:ins w:id="6" w:author="RICHARD KAYAN DE SOUZA" w:date="2026-05-11T17:48:00Z" w16du:dateUtc="2026-05-11T20:48:00Z">
        <w:r w:rsidR="00EE1480" w:rsidRPr="00F90321">
          <w:t>, integrando</w:t>
        </w:r>
      </w:ins>
      <w:r w:rsidR="00EE1480" w:rsidRPr="00F90321">
        <w:t xml:space="preserve"> funcionalidades de monitoramento do sono</w:t>
      </w:r>
      <w:del w:id="7" w:author="RICHARD KAYAN DE SOUZA" w:date="2026-05-11T17:48:00Z" w16du:dateUtc="2026-05-11T20:48:00Z">
        <w:r w:rsidRPr="00022B72">
          <w:delText xml:space="preserve"> e desenvolvimento de</w:delText>
        </w:r>
      </w:del>
      <w:ins w:id="8" w:author="RICHARD KAYAN DE SOUZA" w:date="2026-05-11T17:48:00Z" w16du:dateUtc="2026-05-11T20:48:00Z">
        <w:r w:rsidR="00EE1480" w:rsidRPr="00F90321">
          <w:t>,</w:t>
        </w:r>
      </w:ins>
      <w:r w:rsidR="00EE1480" w:rsidRPr="00F90321">
        <w:t xml:space="preserve"> interfaces imersivas </w:t>
      </w:r>
      <w:del w:id="9" w:author="RICHARD KAYAN DE SOUZA" w:date="2026-05-11T17:48:00Z" w16du:dateUtc="2026-05-11T20:48:00Z">
        <w:r w:rsidRPr="00022B72">
          <w:delText xml:space="preserve">voltadas </w:delText>
        </w:r>
      </w:del>
      <w:r w:rsidR="00EE1480" w:rsidRPr="00F90321">
        <w:t xml:space="preserve">para </w:t>
      </w:r>
      <w:del w:id="10" w:author="RICHARD KAYAN DE SOUZA" w:date="2026-05-11T17:48:00Z" w16du:dateUtc="2026-05-11T20:48:00Z">
        <w:r w:rsidRPr="00022B72">
          <w:delText xml:space="preserve">o </w:delText>
        </w:r>
      </w:del>
      <w:r w:rsidR="00EE1480" w:rsidRPr="00F90321">
        <w:t xml:space="preserve">mapeamento do subconsciente </w:t>
      </w:r>
      <w:del w:id="11" w:author="RICHARD KAYAN DE SOUZA" w:date="2026-05-11T17:48:00Z" w16du:dateUtc="2026-05-11T20:48:00Z">
        <w:r w:rsidRPr="00022B72">
          <w:delText>humano.</w:delText>
        </w:r>
      </w:del>
    </w:p>
    <w:p w14:paraId="13FB425C" w14:textId="08F93D80" w:rsidR="00952427" w:rsidRDefault="00EE1480" w:rsidP="00D751C1">
      <w:ins w:id="12" w:author="RICHARD KAYAN DE SOUZA" w:date="2026-05-11T17:48:00Z" w16du:dateUtc="2026-05-11T20:48:00Z">
        <w:r w:rsidRPr="00F90321">
          <w:t xml:space="preserve">e sistema </w:t>
        </w:r>
      </w:ins>
      <w:r w:rsidRPr="00F90321">
        <w:t>de gamificação</w:t>
      </w:r>
      <w:ins w:id="13" w:author="RICHARD KAYAN DE SOUZA" w:date="2026-05-11T17:48:00Z" w16du:dateUtc="2026-05-11T20:48:00Z">
        <w:r w:rsidRPr="00F90321">
          <w:t xml:space="preserve">. </w:t>
        </w:r>
      </w:ins>
    </w:p>
    <w:sectPr w:rsidR="009524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D4"/>
    <w:multiLevelType w:val="multilevel"/>
    <w:tmpl w:val="115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4945"/>
    <w:multiLevelType w:val="multilevel"/>
    <w:tmpl w:val="641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33F5"/>
    <w:multiLevelType w:val="multilevel"/>
    <w:tmpl w:val="01A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E16B6"/>
    <w:multiLevelType w:val="multilevel"/>
    <w:tmpl w:val="FEB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75397"/>
    <w:multiLevelType w:val="multilevel"/>
    <w:tmpl w:val="413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5851">
    <w:abstractNumId w:val="0"/>
  </w:num>
  <w:num w:numId="2" w16cid:durableId="1193567716">
    <w:abstractNumId w:val="1"/>
  </w:num>
  <w:num w:numId="3" w16cid:durableId="1159426441">
    <w:abstractNumId w:val="2"/>
  </w:num>
  <w:num w:numId="4" w16cid:durableId="1395422158">
    <w:abstractNumId w:val="4"/>
  </w:num>
  <w:num w:numId="5" w16cid:durableId="7452238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HARD KAYAN DE SOUZA">
    <w15:presenceInfo w15:providerId="AD" w15:userId="S::richard.ksouza1@senacsp.edu.br::a848029d-fcdd-4879-bd32-2222c618b6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DB"/>
    <w:rsid w:val="00022B72"/>
    <w:rsid w:val="00051413"/>
    <w:rsid w:val="00116176"/>
    <w:rsid w:val="00123F12"/>
    <w:rsid w:val="00174B0B"/>
    <w:rsid w:val="001A133D"/>
    <w:rsid w:val="001B7F1A"/>
    <w:rsid w:val="001C3C8D"/>
    <w:rsid w:val="002513DB"/>
    <w:rsid w:val="00273C39"/>
    <w:rsid w:val="002F34CB"/>
    <w:rsid w:val="00302299"/>
    <w:rsid w:val="00414E1A"/>
    <w:rsid w:val="004717D1"/>
    <w:rsid w:val="00513952"/>
    <w:rsid w:val="00836D2F"/>
    <w:rsid w:val="00861E50"/>
    <w:rsid w:val="00925E16"/>
    <w:rsid w:val="0094572B"/>
    <w:rsid w:val="009513DB"/>
    <w:rsid w:val="00952427"/>
    <w:rsid w:val="00990822"/>
    <w:rsid w:val="009B056A"/>
    <w:rsid w:val="00A024D8"/>
    <w:rsid w:val="00AF4F4F"/>
    <w:rsid w:val="00B40F5D"/>
    <w:rsid w:val="00B6692A"/>
    <w:rsid w:val="00BC2D99"/>
    <w:rsid w:val="00C37752"/>
    <w:rsid w:val="00CB67DE"/>
    <w:rsid w:val="00D13355"/>
    <w:rsid w:val="00D33907"/>
    <w:rsid w:val="00D751C1"/>
    <w:rsid w:val="00E01039"/>
    <w:rsid w:val="00E07355"/>
    <w:rsid w:val="00E7151C"/>
    <w:rsid w:val="00EE1480"/>
    <w:rsid w:val="00EF27BB"/>
    <w:rsid w:val="00F9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90A40"/>
  <w15:chartTrackingRefBased/>
  <w15:docId w15:val="{382CFE00-CAA3-478E-B88B-ED017F9D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1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13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1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13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1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1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13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13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13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13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1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377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7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76465f-04f8-46b1-8e81-5b380cafe5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612ACB665BBF4F918A01F24DB707DC" ma:contentTypeVersion="9" ma:contentTypeDescription="Crie um novo documento." ma:contentTypeScope="" ma:versionID="f03aa79670503bad9f54179987710bb2">
  <xsd:schema xmlns:xsd="http://www.w3.org/2001/XMLSchema" xmlns:xs="http://www.w3.org/2001/XMLSchema" xmlns:p="http://schemas.microsoft.com/office/2006/metadata/properties" xmlns:ns3="c776465f-04f8-46b1-8e81-5b380cafe502" targetNamespace="http://schemas.microsoft.com/office/2006/metadata/properties" ma:root="true" ma:fieldsID="98a255a79ff46d8e3d770c1054d600e7" ns3:_="">
    <xsd:import namespace="c776465f-04f8-46b1-8e81-5b380cafe5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6465f-04f8-46b1-8e81-5b380cafe5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B61B46-D96A-4EC0-90F8-331BF47EE3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A31FD5-FF89-474B-A1E4-071A997DBC9D}">
  <ds:schemaRefs>
    <ds:schemaRef ds:uri="http://schemas.microsoft.com/office/2006/metadata/properties"/>
    <ds:schemaRef ds:uri="http://schemas.microsoft.com/office/infopath/2007/PartnerControls"/>
    <ds:schemaRef ds:uri="c776465f-04f8-46b1-8e81-5b380cafe502"/>
  </ds:schemaRefs>
</ds:datastoreItem>
</file>

<file path=customXml/itemProps3.xml><?xml version="1.0" encoding="utf-8"?>
<ds:datastoreItem xmlns:ds="http://schemas.openxmlformats.org/officeDocument/2006/customXml" ds:itemID="{FD947FBE-EA48-45F0-BC5A-EAEB540F7E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D92C9A-C37E-4981-86B5-E0553158B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6465f-04f8-46b1-8e81-5b380cafe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237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KAYAN DE SOUZA</dc:creator>
  <cp:keywords/>
  <dc:description/>
  <cp:lastModifiedBy>RICHARD KAYAN DE SOUZA</cp:lastModifiedBy>
  <cp:revision>1</cp:revision>
  <dcterms:created xsi:type="dcterms:W3CDTF">2026-05-11T19:57:00Z</dcterms:created>
  <dcterms:modified xsi:type="dcterms:W3CDTF">2026-05-11T20:49:00Z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0x0101004B612ACB665BBF4F918A01F24DB707DC</vt:lpwstr>
  </property>
</Properties>
</file>